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43BC" w14:textId="6773FAC4" w:rsidR="008E58CE" w:rsidRDefault="001212B7">
      <w:pPr>
        <w:rPr>
          <w:ins w:id="0" w:author="Rui Carmo" w:date="2026-03-10T15:30:00Z" w16du:dateUtc="2026-03-10T15:30:00Z"/>
        </w:rPr>
      </w:pPr>
      <w:r>
        <w:t xml:space="preserve">The creature was </w:t>
      </w:r>
      <w:del w:id="1" w:author="Rui Carmo" w:date="2026-03-10T15:30:00Z" w16du:dateUtc="2026-03-10T15:30:00Z">
        <w:r w:rsidDel="00065279">
          <w:delText xml:space="preserve">magnificent </w:delText>
        </w:r>
      </w:del>
      <w:ins w:id="2" w:author="Rui Carmo" w:date="2026-03-10T15:30:00Z" w16du:dateUtc="2026-03-10T15:30:00Z">
        <w:r w:rsidR="00065279">
          <w:t>amazing</w:t>
        </w:r>
        <w:r w:rsidR="00065279">
          <w:t xml:space="preserve"> </w:t>
        </w:r>
      </w:ins>
      <w:r>
        <w:t xml:space="preserve">in its own </w:t>
      </w:r>
      <w:del w:id="3" w:author="Rui Carmo" w:date="2026-03-10T15:30:00Z" w16du:dateUtc="2026-03-10T15:30:00Z">
        <w:r w:rsidDel="00065279">
          <w:delText xml:space="preserve">terrible </w:delText>
        </w:r>
      </w:del>
      <w:ins w:id="4" w:author="Rui Carmo" w:date="2026-03-10T15:30:00Z" w16du:dateUtc="2026-03-10T15:30:00Z">
        <w:r w:rsidR="00065279">
          <w:t>fascinating</w:t>
        </w:r>
        <w:r w:rsidR="00065279">
          <w:t xml:space="preserve"> </w:t>
        </w:r>
      </w:ins>
      <w:r>
        <w:t>way.</w:t>
      </w:r>
    </w:p>
    <w:p w14:paraId="0B743E43" w14:textId="3A8E6E91" w:rsidR="00136003" w:rsidRDefault="00136003">
      <w:ins w:id="5" w:author="Rui Carmo" w:date="2026-03-10T15:30:00Z" w16du:dateUtc="2026-03-10T15:30:00Z">
        <w:r>
          <w:t xml:space="preserve">Such was the </w:t>
        </w:r>
      </w:ins>
      <w:ins w:id="6" w:author="Rui Carmo" w:date="2026-03-10T15:31:00Z" w16du:dateUtc="2026-03-10T15:31:00Z">
        <w:r w:rsidR="00695D21">
          <w:t>event that shaped my life henceforth.</w:t>
        </w:r>
      </w:ins>
    </w:p>
    <w:p w14:paraId="35B96D65" w14:textId="24F83BF0" w:rsidR="008E58CE" w:rsidRDefault="001212B7">
      <w:r>
        <w:t xml:space="preserve">Learn from me, </w:t>
      </w:r>
      <w:r w:rsidRPr="00D754CA">
        <w:rPr>
          <w:i/>
          <w:iCs/>
          <w:rPrChange w:id="7" w:author="Rui Carmo" w:date="2026-03-10T15:31:00Z" w16du:dateUtc="2026-03-10T15:31:00Z">
            <w:rPr/>
          </w:rPrChange>
        </w:rPr>
        <w:t>if not by my precepts</w:t>
      </w:r>
      <w:r>
        <w:t xml:space="preserve">, at least by my </w:t>
      </w:r>
      <w:r w:rsidRPr="00D754CA">
        <w:rPr>
          <w:b/>
          <w:bCs/>
          <w:rPrChange w:id="8" w:author="Rui Carmo" w:date="2026-03-10T15:31:00Z" w16du:dateUtc="2026-03-10T15:31:00Z">
            <w:rPr/>
          </w:rPrChange>
        </w:rPr>
        <w:t>example</w:t>
      </w:r>
      <w:r>
        <w:t>, how dangerous is the acquirement of knowledge and how much happier that man is who believes his native town to be the world, than he who aspires to become greater</w:t>
      </w:r>
      <w:del w:id="9" w:author="Rui Carmo" w:date="2026-03-10T15:30:00Z" w16du:dateUtc="2026-03-10T15:30:00Z">
        <w:r w:rsidDel="00136003">
          <w:delText xml:space="preserve"> than his nature will allow</w:delText>
        </w:r>
      </w:del>
      <w:r>
        <w:t>.</w:t>
      </w:r>
    </w:p>
    <w:sectPr w:rsidR="008E58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132446">
    <w:abstractNumId w:val="8"/>
  </w:num>
  <w:num w:numId="2" w16cid:durableId="546797625">
    <w:abstractNumId w:val="6"/>
  </w:num>
  <w:num w:numId="3" w16cid:durableId="540171457">
    <w:abstractNumId w:val="5"/>
  </w:num>
  <w:num w:numId="4" w16cid:durableId="725687839">
    <w:abstractNumId w:val="4"/>
  </w:num>
  <w:num w:numId="5" w16cid:durableId="159740722">
    <w:abstractNumId w:val="7"/>
  </w:num>
  <w:num w:numId="6" w16cid:durableId="1616599247">
    <w:abstractNumId w:val="3"/>
  </w:num>
  <w:num w:numId="7" w16cid:durableId="6100481">
    <w:abstractNumId w:val="2"/>
  </w:num>
  <w:num w:numId="8" w16cid:durableId="486358599">
    <w:abstractNumId w:val="1"/>
  </w:num>
  <w:num w:numId="9" w16cid:durableId="15481839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i Carmo">
    <w15:presenceInfo w15:providerId="AD" w15:userId="S::rucarmo@microsoft.com::498ce4df-589b-4b4e-9d2e-3e522eb7fd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279"/>
    <w:rsid w:val="001212B7"/>
    <w:rsid w:val="00136003"/>
    <w:rsid w:val="0015074B"/>
    <w:rsid w:val="001A7ABD"/>
    <w:rsid w:val="0029639D"/>
    <w:rsid w:val="00326F90"/>
    <w:rsid w:val="00602F62"/>
    <w:rsid w:val="00695D21"/>
    <w:rsid w:val="008E58CE"/>
    <w:rsid w:val="00937FE8"/>
    <w:rsid w:val="00AA1D8D"/>
    <w:rsid w:val="00B47730"/>
    <w:rsid w:val="00CB0664"/>
    <w:rsid w:val="00D754CA"/>
    <w:rsid w:val="00E35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507F40-4D1D-4D10-9129-A0B68014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0652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Author</dc:creator>
  <cp:keywords/>
  <dc:description>generated by python-docx</dc:description>
  <cp:lastModifiedBy>Rui Carmo</cp:lastModifiedBy>
  <cp:revision>7</cp:revision>
  <dcterms:created xsi:type="dcterms:W3CDTF">2013-12-23T23:15:00Z</dcterms:created>
  <dcterms:modified xsi:type="dcterms:W3CDTF">2026-03-10T15:31:00Z</dcterms:modified>
  <cp:category/>
</cp:coreProperties>
</file>